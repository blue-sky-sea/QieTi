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5D25" w:rsidDel="009773F6" w:rsidRDefault="00FE4DC1">
      <w:pPr>
        <w:rPr>
          <w:del w:id="0" w:author="yuxueyong" w:date="2019-04-12T14:33:00Z"/>
          <w:rFonts w:asciiTheme="majorEastAsia" w:eastAsiaTheme="majorEastAsia" w:hAnsiTheme="majorEastAsia"/>
          <w:b/>
          <w:sz w:val="36"/>
          <w:szCs w:val="36"/>
        </w:rPr>
      </w:pPr>
      <w:del w:id="1" w:author="yuxueyong" w:date="2019-04-12T14:29:00Z">
        <w:r w:rsidDel="00A63794">
          <w:rPr>
            <w:rFonts w:asciiTheme="majorEastAsia" w:eastAsiaTheme="majorEastAsia" w:hAnsiTheme="majorEastAsia"/>
            <w:b/>
            <w:noProof/>
            <w:sz w:val="36"/>
            <w:szCs w:val="36"/>
          </w:rPr>
          <w:drawing>
            <wp:inline distT="0" distB="0" distL="0" distR="0">
              <wp:extent cx="57150" cy="57150"/>
              <wp:effectExtent l="0" t="0" r="0" b="0"/>
              <wp:docPr id="5" name="图片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图片 5"/>
                      <pic:cNvPicPr>
                        <a:picLocks noChangeAspect="1"/>
                      </pic:cNvPicPr>
                    </pic:nvPicPr>
                    <pic:blipFill rotWithShape="1"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40316" t="27657" r="58999" b="71809"/>
                      <a:stretch/>
                    </pic:blipFill>
                    <pic:spPr bwMode="auto">
                      <a:xfrm>
                        <a:off x="0" y="0"/>
                        <a:ext cx="57153" cy="5715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:rsidR="00A75D25" w:rsidRDefault="00FE4DC1">
      <w:pPr>
        <w:pStyle w:val="1"/>
        <w:spacing w:before="240"/>
        <w:ind w:left="0" w:firstLine="0"/>
        <w:rPr>
          <w:sz w:val="32"/>
          <w:szCs w:val="32"/>
        </w:rPr>
      </w:pPr>
      <w:bookmarkStart w:id="2" w:name="_Ref511311044"/>
      <w:r>
        <w:rPr>
          <w:rFonts w:hint="eastAsia"/>
          <w:sz w:val="32"/>
          <w:szCs w:val="32"/>
        </w:rPr>
        <w:t>项目背景</w:t>
      </w:r>
      <w:bookmarkEnd w:id="2"/>
    </w:p>
    <w:p w:rsidR="00A75D25" w:rsidRDefault="00294325" w:rsidP="007A0AD6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hAnsi="宋体" w:cs="宋体" w:hint="eastAsia"/>
          <w:color w:val="252525"/>
          <w:sz w:val="24"/>
          <w:szCs w:val="24"/>
          <w:shd w:val="clear" w:color="auto" w:fill="FFFFFF"/>
        </w:rPr>
        <w:t>教育培训市场规模超过万亿，根据统计数据，2015 年全国教育培训行业的市场 规模是16600 亿元。教育培训行业可以分为体制内公立教育和体制外培训机构两大类，其中体制外市场化的教育培训机构包括 K12 辅导、婴幼儿教育、兴趣辅导等，合计所占市场规模为8700 亿元，占比52.80%，是整个教育培训最主要组成部分</w:t>
      </w:r>
      <w:r w:rsidR="00FE4DC1">
        <w:rPr>
          <w:rFonts w:ascii="宋体" w:eastAsia="宋体" w:hAnsi="宋体" w:hint="eastAsia"/>
          <w:sz w:val="24"/>
          <w:szCs w:val="24"/>
        </w:rPr>
        <w:t>。</w:t>
      </w:r>
    </w:p>
    <w:p w:rsidR="00A75D25" w:rsidRDefault="00FE4DC1">
      <w:pPr>
        <w:pStyle w:val="1"/>
        <w:spacing w:before="240"/>
        <w:rPr>
          <w:sz w:val="32"/>
          <w:szCs w:val="32"/>
        </w:rPr>
      </w:pPr>
      <w:r>
        <w:rPr>
          <w:rFonts w:hint="eastAsia"/>
          <w:sz w:val="32"/>
          <w:szCs w:val="32"/>
        </w:rPr>
        <w:t>项目定义与用户期望</w:t>
      </w:r>
    </w:p>
    <w:p w:rsidR="00A75D25" w:rsidRDefault="00FE4DC1">
      <w:pPr>
        <w:pStyle w:val="2"/>
        <w:spacing w:before="240"/>
        <w:rPr>
          <w:sz w:val="28"/>
          <w:szCs w:val="28"/>
        </w:rPr>
      </w:pPr>
      <w:r>
        <w:rPr>
          <w:rFonts w:hint="eastAsia"/>
          <w:sz w:val="28"/>
          <w:szCs w:val="28"/>
        </w:rPr>
        <w:t>项目定义</w:t>
      </w:r>
    </w:p>
    <w:p w:rsidR="00A75D25" w:rsidRDefault="00597B8E">
      <w:pPr>
        <w:spacing w:line="360" w:lineRule="auto"/>
        <w:ind w:firstLine="6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为了让客户能更方便的对题目进行审阅、查看以及回顾，为客户提供更加便捷的学习环境。切题系统提供了拍照切题的功能</w:t>
      </w:r>
    </w:p>
    <w:p w:rsidR="00A75D25" w:rsidRDefault="00FE4DC1">
      <w:pPr>
        <w:spacing w:line="360" w:lineRule="auto"/>
        <w:ind w:firstLine="66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因此，我们的</w:t>
      </w:r>
      <w:r w:rsidR="00597B8E">
        <w:rPr>
          <w:rFonts w:asciiTheme="majorEastAsia" w:eastAsiaTheme="majorEastAsia" w:hAnsiTheme="majorEastAsia" w:hint="eastAsia"/>
          <w:sz w:val="24"/>
          <w:szCs w:val="24"/>
        </w:rPr>
        <w:t>切题系统</w:t>
      </w:r>
      <w:r>
        <w:rPr>
          <w:rFonts w:asciiTheme="majorEastAsia" w:eastAsiaTheme="majorEastAsia" w:hAnsiTheme="majorEastAsia" w:hint="eastAsia"/>
          <w:sz w:val="24"/>
          <w:szCs w:val="24"/>
        </w:rPr>
        <w:t>，它满足以下功能需求：</w:t>
      </w:r>
    </w:p>
    <w:p w:rsidR="00A75D25" w:rsidRDefault="00FE4DC1">
      <w:pPr>
        <w:spacing w:line="360" w:lineRule="auto"/>
        <w:ind w:firstLine="66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(1)</w:t>
      </w:r>
      <w:r w:rsidR="00597B8E">
        <w:rPr>
          <w:rFonts w:asciiTheme="majorEastAsia" w:eastAsiaTheme="majorEastAsia" w:hAnsiTheme="majorEastAsia" w:hint="eastAsia"/>
          <w:sz w:val="24"/>
          <w:szCs w:val="24"/>
        </w:rPr>
        <w:t>对试卷进行拍照</w:t>
      </w:r>
      <w:r>
        <w:rPr>
          <w:rFonts w:asciiTheme="majorEastAsia" w:eastAsiaTheme="majorEastAsia" w:hAnsiTheme="majorEastAsia" w:hint="eastAsia"/>
          <w:sz w:val="24"/>
          <w:szCs w:val="24"/>
        </w:rPr>
        <w:t>；</w:t>
      </w:r>
    </w:p>
    <w:p w:rsidR="00A75D25" w:rsidRDefault="00FE4DC1">
      <w:pPr>
        <w:spacing w:line="360" w:lineRule="auto"/>
        <w:ind w:firstLine="66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(2)</w:t>
      </w:r>
      <w:r w:rsidR="00597B8E">
        <w:rPr>
          <w:rFonts w:asciiTheme="majorEastAsia" w:eastAsiaTheme="majorEastAsia" w:hAnsiTheme="majorEastAsia" w:hint="eastAsia"/>
          <w:sz w:val="24"/>
          <w:szCs w:val="24"/>
        </w:rPr>
        <w:t>对试卷进行题目剪切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； </w:t>
      </w:r>
    </w:p>
    <w:p w:rsidR="00A75D25" w:rsidRDefault="00FE4DC1">
      <w:pPr>
        <w:spacing w:line="360" w:lineRule="auto"/>
        <w:ind w:firstLine="66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(3)</w:t>
      </w:r>
      <w:r w:rsidR="00597B8E">
        <w:rPr>
          <w:rFonts w:asciiTheme="majorEastAsia" w:eastAsiaTheme="majorEastAsia" w:hAnsiTheme="majorEastAsia" w:hint="eastAsia"/>
          <w:sz w:val="24"/>
          <w:szCs w:val="24"/>
        </w:rPr>
        <w:t>对试卷的不同题目进行分类</w:t>
      </w:r>
      <w:r>
        <w:rPr>
          <w:rFonts w:asciiTheme="majorEastAsia" w:eastAsiaTheme="majorEastAsia" w:hAnsiTheme="majorEastAsia" w:hint="eastAsia"/>
          <w:sz w:val="24"/>
          <w:szCs w:val="24"/>
        </w:rPr>
        <w:t>；</w:t>
      </w:r>
    </w:p>
    <w:p w:rsidR="00A75D25" w:rsidRDefault="00FE4DC1">
      <w:pPr>
        <w:spacing w:line="360" w:lineRule="auto"/>
        <w:ind w:firstLine="66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(4)</w:t>
      </w:r>
      <w:r w:rsidR="00597B8E">
        <w:rPr>
          <w:rFonts w:asciiTheme="majorEastAsia" w:eastAsiaTheme="majorEastAsia" w:hAnsiTheme="majorEastAsia" w:hint="eastAsia"/>
          <w:sz w:val="24"/>
          <w:szCs w:val="24"/>
        </w:rPr>
        <w:t>对试卷的题干和选项进行标注</w:t>
      </w:r>
      <w:r>
        <w:rPr>
          <w:rFonts w:asciiTheme="majorEastAsia" w:eastAsiaTheme="majorEastAsia" w:hAnsiTheme="majorEastAsia" w:hint="eastAsia"/>
          <w:sz w:val="24"/>
          <w:szCs w:val="24"/>
        </w:rPr>
        <w:t>；</w:t>
      </w:r>
    </w:p>
    <w:p w:rsidR="00A75D25" w:rsidRDefault="00FE4DC1">
      <w:pPr>
        <w:spacing w:line="360" w:lineRule="auto"/>
        <w:ind w:firstLine="66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(5)</w:t>
      </w:r>
      <w:r w:rsidR="00597B8E">
        <w:rPr>
          <w:rFonts w:asciiTheme="majorEastAsia" w:eastAsiaTheme="majorEastAsia" w:hAnsiTheme="majorEastAsia" w:hint="eastAsia"/>
          <w:sz w:val="24"/>
          <w:szCs w:val="24"/>
        </w:rPr>
        <w:t>对切割的后的试题进行保存</w:t>
      </w:r>
      <w:r>
        <w:rPr>
          <w:rFonts w:asciiTheme="majorEastAsia" w:eastAsiaTheme="majorEastAsia" w:hAnsiTheme="majorEastAsia" w:hint="eastAsia"/>
          <w:sz w:val="24"/>
          <w:szCs w:val="24"/>
        </w:rPr>
        <w:t>；</w:t>
      </w:r>
    </w:p>
    <w:p w:rsidR="00A75D25" w:rsidRDefault="00FE4DC1">
      <w:pPr>
        <w:pStyle w:val="2"/>
        <w:spacing w:before="240"/>
        <w:rPr>
          <w:sz w:val="28"/>
          <w:szCs w:val="28"/>
        </w:rPr>
      </w:pPr>
      <w:r>
        <w:rPr>
          <w:rFonts w:hint="eastAsia"/>
          <w:sz w:val="28"/>
          <w:szCs w:val="28"/>
        </w:rPr>
        <w:t>用户期望</w:t>
      </w:r>
    </w:p>
    <w:p w:rsidR="00A75D25" w:rsidRDefault="00FE4DC1">
      <w:pPr>
        <w:pStyle w:val="5"/>
        <w:shd w:val="clear" w:color="auto" w:fill="FFFFFF"/>
        <w:snapToGrid w:val="0"/>
        <w:spacing w:line="360" w:lineRule="auto"/>
        <w:ind w:firstLineChars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（</w:t>
      </w:r>
      <w:r w:rsidR="0021620E">
        <w:rPr>
          <w:rFonts w:asciiTheme="minorEastAsia" w:eastAsiaTheme="minorEastAsia" w:hAnsiTheme="minorEastAsia" w:hint="eastAsia"/>
          <w:b/>
          <w:sz w:val="24"/>
          <w:szCs w:val="24"/>
        </w:rPr>
        <w:t>1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）功能需求期望</w:t>
      </w:r>
    </w:p>
    <w:p w:rsidR="00A75D25" w:rsidRDefault="0021620E" w:rsidP="0021620E">
      <w:pPr>
        <w:pStyle w:val="6"/>
        <w:shd w:val="clear" w:color="auto" w:fill="FFFFFF"/>
        <w:snapToGrid w:val="0"/>
        <w:spacing w:line="360" w:lineRule="auto"/>
        <w:ind w:left="497" w:firstLineChars="0" w:firstLine="0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拍照切题系统</w:t>
      </w:r>
      <w:r w:rsidR="00FE4DC1">
        <w:rPr>
          <w:rFonts w:asciiTheme="minorEastAsia" w:eastAsiaTheme="minorEastAsia" w:hAnsiTheme="minorEastAsia" w:hint="eastAsia"/>
          <w:sz w:val="24"/>
          <w:szCs w:val="24"/>
        </w:rPr>
        <w:t>具有如下功能：</w:t>
      </w:r>
    </w:p>
    <w:p w:rsidR="0021620E" w:rsidRDefault="0021620E" w:rsidP="0021620E">
      <w:pPr>
        <w:pStyle w:val="6"/>
        <w:ind w:firstLine="560"/>
        <w:rPr>
          <w:rFonts w:hint="eastAsia"/>
        </w:rPr>
      </w:pPr>
      <w:r>
        <w:rPr>
          <w:rFonts w:hint="eastAsia"/>
        </w:rPr>
        <w:t>对试卷图片进行上传</w:t>
      </w:r>
    </w:p>
    <w:p w:rsidR="0021620E" w:rsidRDefault="0021620E" w:rsidP="0021620E">
      <w:pPr>
        <w:pStyle w:val="6"/>
        <w:ind w:firstLine="560"/>
        <w:rPr>
          <w:rFonts w:hint="eastAsia"/>
        </w:rPr>
      </w:pPr>
      <w:r>
        <w:rPr>
          <w:rFonts w:hint="eastAsia"/>
        </w:rPr>
        <w:t>识别出试卷文字</w:t>
      </w:r>
    </w:p>
    <w:p w:rsidR="0021620E" w:rsidRPr="00E21AA7" w:rsidRDefault="00E21AA7" w:rsidP="00E21AA7">
      <w:pPr>
        <w:pStyle w:val="6"/>
        <w:ind w:firstLine="560"/>
        <w:rPr>
          <w:rFonts w:hint="eastAsia"/>
        </w:rPr>
      </w:pPr>
      <w:r w:rsidRPr="00E21AA7">
        <w:rPr>
          <w:rFonts w:hint="eastAsia"/>
        </w:rPr>
        <w:t>切割出常见题目类型，包括选择题、填空题、完形填空</w:t>
      </w:r>
    </w:p>
    <w:p w:rsidR="00E21AA7" w:rsidRDefault="00E21AA7" w:rsidP="0021620E">
      <w:pPr>
        <w:pStyle w:val="6"/>
        <w:ind w:firstLine="560"/>
        <w:rPr>
          <w:rFonts w:hint="eastAsia"/>
        </w:rPr>
      </w:pPr>
      <w:r>
        <w:rPr>
          <w:rFonts w:hint="eastAsia"/>
        </w:rPr>
        <w:t>对切割出的题目的选项和题干进行标注</w:t>
      </w:r>
    </w:p>
    <w:p w:rsidR="00E21AA7" w:rsidRPr="0021620E" w:rsidRDefault="00E21AA7" w:rsidP="0021620E">
      <w:pPr>
        <w:pStyle w:val="6"/>
        <w:ind w:firstLine="560"/>
      </w:pPr>
      <w:r>
        <w:rPr>
          <w:rFonts w:hint="eastAsia"/>
        </w:rPr>
        <w:lastRenderedPageBreak/>
        <w:t>保存切割的每一题题目图片</w:t>
      </w:r>
    </w:p>
    <w:p w:rsidR="00A75D25" w:rsidRDefault="00FE4DC1">
      <w:pPr>
        <w:pStyle w:val="1"/>
        <w:spacing w:before="240"/>
        <w:rPr>
          <w:sz w:val="32"/>
          <w:szCs w:val="32"/>
        </w:rPr>
      </w:pPr>
      <w:r>
        <w:rPr>
          <w:rFonts w:hint="eastAsia"/>
          <w:sz w:val="32"/>
          <w:szCs w:val="32"/>
        </w:rPr>
        <w:t>项目目标</w:t>
      </w:r>
    </w:p>
    <w:p w:rsidR="00A75D25" w:rsidRDefault="00FE4DC1">
      <w:pPr>
        <w:spacing w:line="360" w:lineRule="auto"/>
        <w:ind w:firstLine="48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随着</w:t>
      </w:r>
      <w:r w:rsidR="00E21AA7">
        <w:rPr>
          <w:rFonts w:ascii="宋体" w:eastAsia="宋体" w:hAnsi="宋体" w:hint="eastAsia"/>
          <w:sz w:val="24"/>
          <w:szCs w:val="24"/>
        </w:rPr>
        <w:t>教育市场变得更有价值，学生和教师对时间和效率的要求变得越来越高，对于试卷的分析效率的要求也越来越高。因此，通过对教育市场</w:t>
      </w:r>
      <w:r>
        <w:rPr>
          <w:rFonts w:ascii="宋体" w:eastAsia="宋体" w:hAnsi="宋体" w:hint="eastAsia"/>
          <w:sz w:val="24"/>
          <w:szCs w:val="24"/>
        </w:rPr>
        <w:t>的深度调研，在满足客户需求的基础上，提出以下几点项目目标：</w:t>
      </w:r>
    </w:p>
    <w:p w:rsidR="00A75D25" w:rsidRDefault="00E21AA7">
      <w:pPr>
        <w:pStyle w:val="ab"/>
        <w:numPr>
          <w:ilvl w:val="0"/>
          <w:numId w:val="4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对试卷的识别准确率应达到90%</w:t>
      </w:r>
      <w:r w:rsidR="00FE4DC1">
        <w:rPr>
          <w:rFonts w:ascii="宋体" w:eastAsia="宋体" w:hAnsi="宋体" w:hint="eastAsia"/>
          <w:sz w:val="24"/>
          <w:szCs w:val="24"/>
        </w:rPr>
        <w:t>；</w:t>
      </w:r>
    </w:p>
    <w:p w:rsidR="00A75D25" w:rsidRDefault="00E21AA7">
      <w:pPr>
        <w:pStyle w:val="ab"/>
        <w:numPr>
          <w:ilvl w:val="0"/>
          <w:numId w:val="4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对一些比较容易识别的题目进行识别和切割</w:t>
      </w:r>
      <w:r w:rsidR="00FE4DC1">
        <w:rPr>
          <w:rFonts w:ascii="宋体" w:eastAsia="宋体" w:hAnsi="宋体" w:hint="eastAsia"/>
          <w:sz w:val="24"/>
          <w:szCs w:val="24"/>
        </w:rPr>
        <w:t>；</w:t>
      </w:r>
    </w:p>
    <w:p w:rsidR="00A75D25" w:rsidRDefault="00E21AA7">
      <w:pPr>
        <w:pStyle w:val="ab"/>
        <w:numPr>
          <w:ilvl w:val="0"/>
          <w:numId w:val="4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对一些特殊的数学符号、函数</w:t>
      </w:r>
      <w:r w:rsidR="00FE2E45">
        <w:rPr>
          <w:rFonts w:ascii="宋体" w:eastAsia="宋体" w:hAnsi="宋体" w:hint="eastAsia"/>
          <w:sz w:val="24"/>
          <w:szCs w:val="24"/>
        </w:rPr>
        <w:t>和图像进行有限度的识别</w:t>
      </w:r>
      <w:r w:rsidR="00FE4DC1">
        <w:rPr>
          <w:rFonts w:ascii="宋体" w:eastAsia="宋体" w:hAnsi="宋体" w:hint="eastAsia"/>
          <w:sz w:val="24"/>
          <w:szCs w:val="24"/>
        </w:rPr>
        <w:t>；</w:t>
      </w:r>
    </w:p>
    <w:p w:rsidR="00A75D25" w:rsidRDefault="00FE4DC1">
      <w:pPr>
        <w:pStyle w:val="1"/>
        <w:spacing w:before="240"/>
        <w:rPr>
          <w:sz w:val="32"/>
          <w:szCs w:val="32"/>
        </w:rPr>
      </w:pPr>
      <w:r>
        <w:rPr>
          <w:rFonts w:hint="eastAsia"/>
          <w:sz w:val="32"/>
          <w:szCs w:val="32"/>
        </w:rPr>
        <w:t>项目价值</w:t>
      </w:r>
    </w:p>
    <w:p w:rsidR="00A75D25" w:rsidRDefault="00FE4DC1">
      <w:pPr>
        <w:pStyle w:val="10"/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对于</w:t>
      </w:r>
      <w:r w:rsidR="00FE2E45">
        <w:rPr>
          <w:rFonts w:ascii="宋体" w:hAnsi="宋体" w:hint="eastAsia"/>
          <w:sz w:val="24"/>
          <w:szCs w:val="24"/>
        </w:rPr>
        <w:t>学生来说，通过上传试卷切割题目，使学生对错题的管理的时间变得更有价值更高效</w:t>
      </w:r>
    </w:p>
    <w:p w:rsidR="00A75D25" w:rsidRDefault="00FE2E45" w:rsidP="00FE2E45">
      <w:pPr>
        <w:pStyle w:val="10"/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对于教师来说，可以更加高效的编辑更加适合学生、对学生成绩提高的试卷</w:t>
      </w:r>
      <w:r w:rsidR="00FE4DC1">
        <w:rPr>
          <w:rFonts w:ascii="宋体" w:hAnsi="宋体" w:hint="eastAsia"/>
          <w:sz w:val="24"/>
          <w:szCs w:val="24"/>
        </w:rPr>
        <w:t>。</w:t>
      </w:r>
    </w:p>
    <w:p w:rsidR="00A75D25" w:rsidRDefault="00FE4DC1">
      <w:pPr>
        <w:pStyle w:val="1"/>
        <w:spacing w:before="240"/>
        <w:rPr>
          <w:sz w:val="32"/>
          <w:szCs w:val="32"/>
        </w:rPr>
      </w:pPr>
      <w:r>
        <w:rPr>
          <w:rFonts w:hint="eastAsia"/>
          <w:sz w:val="32"/>
          <w:szCs w:val="32"/>
        </w:rPr>
        <w:t>需求分析</w:t>
      </w:r>
    </w:p>
    <w:p w:rsidR="00A75D25" w:rsidRDefault="00FE4DC1" w:rsidP="000C1F77">
      <w:pPr>
        <w:spacing w:line="360" w:lineRule="auto"/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根据调查，</w:t>
      </w:r>
      <w:r w:rsidR="000C1F77">
        <w:rPr>
          <w:rFonts w:ascii="宋体" w:hAnsi="宋体" w:cs="宋体" w:hint="eastAsia"/>
          <w:color w:val="252525"/>
          <w:sz w:val="24"/>
          <w:szCs w:val="24"/>
          <w:shd w:val="clear" w:color="auto" w:fill="FFFFFF"/>
        </w:rPr>
        <w:t>教育培训市场规模超过万亿，根据统计数据，2015 年全国教育培训行业的市场 规模是16600 亿元。教育培训行业可以分为体制内公立教育和体制外培训机构两大类，其中体制外市场化的教育培训机构包括 K12 辅导、婴幼儿教育、兴趣辅导等，合计所占市场规模为8700 亿元，占比52.80%，是整个教育培训最主要组成部分</w:t>
      </w:r>
      <w:r w:rsidR="000C1F77">
        <w:rPr>
          <w:rFonts w:ascii="宋体" w:eastAsia="宋体" w:hAnsi="宋体" w:hint="eastAsia"/>
          <w:sz w:val="24"/>
          <w:szCs w:val="24"/>
        </w:rPr>
        <w:t>。</w:t>
      </w:r>
    </w:p>
    <w:p w:rsidR="000C1F77" w:rsidRDefault="000C1F77" w:rsidP="000C1F77">
      <w:pPr>
        <w:spacing w:line="360" w:lineRule="auto"/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错题本是一种高效的提高成绩的手段，它对于成绩的提高是无可替代的一种高效的学习方法。而错题整理确实一个极其麻烦和浪费时间的事情，一方面手写题目会浪费大量时间，而错题较多整理起来也是十分麻烦。</w:t>
      </w:r>
    </w:p>
    <w:p w:rsidR="000C1F77" w:rsidRPr="000C1F77" w:rsidRDefault="000C1F77" w:rsidP="000C1F77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所以，切题系统营运而生，对于切题系统可以方便学生对错题进行整理，也方便老师</w:t>
      </w:r>
      <w:r w:rsidR="00F7681B">
        <w:rPr>
          <w:rFonts w:ascii="宋体" w:eastAsia="宋体" w:hAnsi="宋体" w:hint="eastAsia"/>
          <w:sz w:val="24"/>
          <w:szCs w:val="24"/>
        </w:rPr>
        <w:t>出卷和了解到学生的知识盲区</w:t>
      </w:r>
    </w:p>
    <w:p w:rsidR="00A75D25" w:rsidRDefault="00FE4DC1">
      <w:pPr>
        <w:pStyle w:val="1"/>
        <w:spacing w:before="240"/>
        <w:rPr>
          <w:sz w:val="32"/>
          <w:szCs w:val="32"/>
        </w:rPr>
      </w:pPr>
      <w:r>
        <w:rPr>
          <w:rFonts w:hint="eastAsia"/>
          <w:sz w:val="32"/>
          <w:szCs w:val="32"/>
        </w:rPr>
        <w:t>服务模型</w:t>
      </w:r>
    </w:p>
    <w:p w:rsidR="00A75D25" w:rsidRDefault="00FE4DC1">
      <w:pPr>
        <w:pStyle w:val="2"/>
        <w:spacing w:before="24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可行性分析模型</w:t>
      </w:r>
    </w:p>
    <w:p w:rsidR="00A75D25" w:rsidRDefault="00FE4DC1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 w:cs="Times New Roman"/>
          <w:b/>
          <w:sz w:val="24"/>
          <w:szCs w:val="24"/>
        </w:rPr>
      </w:pPr>
      <w:r>
        <w:rPr>
          <w:rFonts w:asciiTheme="minorEastAsia" w:hAnsiTheme="minorEastAsia" w:cs="Times New Roman" w:hint="eastAsia"/>
          <w:b/>
          <w:sz w:val="24"/>
          <w:szCs w:val="24"/>
        </w:rPr>
        <w:t>商业可行性</w:t>
      </w:r>
    </w:p>
    <w:p w:rsidR="00A75D25" w:rsidRDefault="00FE4DC1">
      <w:pPr>
        <w:spacing w:line="360" w:lineRule="auto"/>
        <w:ind w:firstLineChars="200" w:firstLine="48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首先项目组通过网络搜索查询，查看近年来</w:t>
      </w:r>
      <w:r w:rsidR="0026714D">
        <w:rPr>
          <w:rFonts w:asciiTheme="minorEastAsia" w:hAnsiTheme="minorEastAsia" w:cs="Times New Roman" w:hint="eastAsia"/>
          <w:sz w:val="24"/>
          <w:szCs w:val="24"/>
        </w:rPr>
        <w:t>教育</w:t>
      </w:r>
      <w:r>
        <w:rPr>
          <w:rFonts w:asciiTheme="minorEastAsia" w:hAnsiTheme="minorEastAsia" w:cs="Times New Roman" w:hint="eastAsia"/>
          <w:sz w:val="24"/>
          <w:szCs w:val="24"/>
        </w:rPr>
        <w:t>行业的发展趋势，分析数据以及发展方向。接着，了解其业务范围流程，比较其中存在的优缺点，及时记录、总结。然后，与客户进行深度的交谈，了解客户的需求，获取最直接的建议和意见，同时进行市场调研，汇总各类数据，全面完善服务体系的制定，具体方式将在业务分析中体现。</w:t>
      </w:r>
    </w:p>
    <w:p w:rsidR="00A75D25" w:rsidRDefault="00FE4DC1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 w:cs="Times New Roman"/>
          <w:b/>
          <w:sz w:val="24"/>
          <w:szCs w:val="24"/>
        </w:rPr>
      </w:pPr>
      <w:r>
        <w:rPr>
          <w:rFonts w:asciiTheme="minorEastAsia" w:hAnsiTheme="minorEastAsia" w:cs="Times New Roman" w:hint="eastAsia"/>
          <w:b/>
          <w:sz w:val="24"/>
          <w:szCs w:val="24"/>
        </w:rPr>
        <w:t>软件可行性</w:t>
      </w:r>
    </w:p>
    <w:p w:rsidR="00A75D25" w:rsidRDefault="00FE4DC1">
      <w:pPr>
        <w:pStyle w:val="ab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技术方面</w:t>
      </w:r>
    </w:p>
    <w:p w:rsidR="00A75D25" w:rsidRDefault="00FE4DC1">
      <w:pPr>
        <w:spacing w:line="360" w:lineRule="auto"/>
        <w:ind w:firstLineChars="200" w:firstLine="48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业务组根据需求和业务分析方案，确定以何种架构搭建目标系统，分析各个架构的利弊，找出综合指数最高的一个进行方案设计，并给出系统未来发展的技术路线。确定总体方案后划分系统功能模块，明确各个模块的功能和相互联系。针对不同的模块找出关键技术，查阅相关资料分析关键技术的实现方案</w:t>
      </w:r>
    </w:p>
    <w:p w:rsidR="00A75D25" w:rsidRDefault="00FE4DC1">
      <w:pPr>
        <w:pStyle w:val="ab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经济方面</w:t>
      </w:r>
    </w:p>
    <w:p w:rsidR="00A75D25" w:rsidRDefault="00FE4DC1">
      <w:pPr>
        <w:spacing w:line="360" w:lineRule="auto"/>
        <w:ind w:firstLineChars="200" w:firstLine="48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根据技术分析，确定相关技术引进需要的资金花费，标准软件估算模式从多方面分析该系统实施的成本，以及收益，也包括外包收益的相关分析。</w:t>
      </w:r>
    </w:p>
    <w:p w:rsidR="00A75D25" w:rsidRDefault="00FE4DC1">
      <w:pPr>
        <w:pStyle w:val="ab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法律方面</w:t>
      </w:r>
    </w:p>
    <w:p w:rsidR="00A75D25" w:rsidRDefault="00FE4DC1">
      <w:pPr>
        <w:spacing w:line="360" w:lineRule="auto"/>
        <w:ind w:firstLineChars="200" w:firstLine="48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查阅文献以</w:t>
      </w:r>
      <w:r w:rsidR="0026714D">
        <w:rPr>
          <w:rFonts w:asciiTheme="minorEastAsia" w:hAnsiTheme="minorEastAsia" w:cs="Times New Roman" w:hint="eastAsia"/>
          <w:sz w:val="24"/>
          <w:szCs w:val="24"/>
        </w:rPr>
        <w:t>及咨询相关人员</w:t>
      </w:r>
      <w:r>
        <w:rPr>
          <w:rFonts w:asciiTheme="minorEastAsia" w:hAnsiTheme="minorEastAsia" w:cs="Times New Roman" w:hint="eastAsia"/>
          <w:sz w:val="24"/>
          <w:szCs w:val="24"/>
        </w:rPr>
        <w:t>各个环节合法合理的实施。</w:t>
      </w:r>
    </w:p>
    <w:p w:rsidR="00A75D25" w:rsidRDefault="00FE4DC1">
      <w:pPr>
        <w:pStyle w:val="2"/>
        <w:spacing w:before="240"/>
        <w:rPr>
          <w:sz w:val="28"/>
          <w:szCs w:val="28"/>
        </w:rPr>
      </w:pPr>
      <w:r>
        <w:rPr>
          <w:rFonts w:hint="eastAsia"/>
          <w:sz w:val="28"/>
          <w:szCs w:val="28"/>
        </w:rPr>
        <w:t>需求调研模型</w:t>
      </w:r>
    </w:p>
    <w:p w:rsidR="00A75D25" w:rsidRDefault="00FE4DC1" w:rsidP="006409B1">
      <w:pPr>
        <w:spacing w:line="360" w:lineRule="auto"/>
        <w:ind w:firstLineChars="200" w:firstLine="48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根据公司要求，结合我们项目组成员对于</w:t>
      </w:r>
      <w:r w:rsidR="001C13FA">
        <w:rPr>
          <w:rFonts w:asciiTheme="minorEastAsia" w:hAnsiTheme="minorEastAsia" w:cs="Times New Roman" w:hint="eastAsia"/>
          <w:sz w:val="24"/>
          <w:szCs w:val="24"/>
        </w:rPr>
        <w:t>教育市场</w:t>
      </w:r>
      <w:r>
        <w:rPr>
          <w:rFonts w:asciiTheme="minorEastAsia" w:hAnsiTheme="minorEastAsia" w:cs="Times New Roman" w:hint="eastAsia"/>
          <w:sz w:val="24"/>
          <w:szCs w:val="24"/>
        </w:rPr>
        <w:t>发</w:t>
      </w:r>
      <w:r w:rsidR="006409B1">
        <w:rPr>
          <w:rFonts w:asciiTheme="minorEastAsia" w:hAnsiTheme="minorEastAsia" w:cs="Times New Roman" w:hint="eastAsia"/>
          <w:sz w:val="24"/>
          <w:szCs w:val="24"/>
        </w:rPr>
        <w:t>展现状的分析，我们对项目需求进行了初步的分析。同时，与一部分潜在用户了解了</w:t>
      </w:r>
      <w:r>
        <w:rPr>
          <w:rFonts w:asciiTheme="minorEastAsia" w:hAnsiTheme="minorEastAsia" w:cs="Times New Roman" w:hint="eastAsia"/>
          <w:sz w:val="24"/>
          <w:szCs w:val="24"/>
        </w:rPr>
        <w:t>需求问题，以及</w:t>
      </w:r>
      <w:r w:rsidR="006409B1">
        <w:rPr>
          <w:rFonts w:asciiTheme="minorEastAsia" w:hAnsiTheme="minorEastAsia" w:cs="Times New Roman" w:hint="eastAsia"/>
          <w:sz w:val="24"/>
          <w:szCs w:val="24"/>
        </w:rPr>
        <w:t>确定了用户群，认清了</w:t>
      </w:r>
      <w:proofErr w:type="gramStart"/>
      <w:r w:rsidR="006409B1">
        <w:rPr>
          <w:rFonts w:asciiTheme="minorEastAsia" w:hAnsiTheme="minorEastAsia" w:cs="Times New Roman" w:hint="eastAsia"/>
          <w:sz w:val="24"/>
          <w:szCs w:val="24"/>
        </w:rPr>
        <w:t>现系统</w:t>
      </w:r>
      <w:proofErr w:type="gramEnd"/>
      <w:r w:rsidR="006409B1">
        <w:rPr>
          <w:rFonts w:asciiTheme="minorEastAsia" w:hAnsiTheme="minorEastAsia" w:cs="Times New Roman" w:hint="eastAsia"/>
          <w:sz w:val="24"/>
          <w:szCs w:val="24"/>
        </w:rPr>
        <w:t>的</w:t>
      </w:r>
      <w:r>
        <w:rPr>
          <w:rFonts w:asciiTheme="minorEastAsia" w:hAnsiTheme="minorEastAsia" w:cs="Times New Roman" w:hint="eastAsia"/>
          <w:sz w:val="24"/>
          <w:szCs w:val="24"/>
        </w:rPr>
        <w:t>状态和实际效果之间的差距，以及现阶段系统运行过程中存在的主要问题。项目组在经过了解之后，通过网络搜索，进行了科学的需求分析技术，对需求分析进行完善。</w:t>
      </w:r>
    </w:p>
    <w:p w:rsidR="00A75D25" w:rsidRDefault="00FE4DC1">
      <w:pPr>
        <w:pStyle w:val="2"/>
        <w:spacing w:before="240"/>
        <w:rPr>
          <w:sz w:val="28"/>
          <w:szCs w:val="28"/>
        </w:rPr>
      </w:pPr>
      <w:r>
        <w:rPr>
          <w:rFonts w:hint="eastAsia"/>
          <w:sz w:val="28"/>
          <w:szCs w:val="28"/>
        </w:rPr>
        <w:t>售后服务模型</w:t>
      </w:r>
    </w:p>
    <w:p w:rsidR="00A75D25" w:rsidRDefault="00FE4DC1">
      <w:pPr>
        <w:spacing w:line="360" w:lineRule="auto"/>
        <w:ind w:firstLineChars="200" w:firstLine="48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公司为用户初期制定一套售后服务协议方案，包括：软件安装、技术支持、</w:t>
      </w:r>
      <w:r>
        <w:rPr>
          <w:rFonts w:asciiTheme="minorEastAsia" w:hAnsiTheme="minorEastAsia" w:cs="Times New Roman" w:hint="eastAsia"/>
          <w:sz w:val="24"/>
          <w:szCs w:val="24"/>
        </w:rPr>
        <w:lastRenderedPageBreak/>
        <w:t>远程维护、现场维护、软件改版、技术培训、响应时间、保密信息等。供用户进行审核，与用户协商，删除不必要的服务选项，增加用户提出的合理要求，将根据用户的需求为用户量身打造属于自己的售后服务体系，公司采用反馈机制，将用户对项目产品的使用体验意见建议进行汇总，整理出新一阶段的用户需求，并予以执行。承诺将尽我公司最大的努力实现用户的一切合理需求，制定相关售后服务协议，严格遵守与协议规定。</w:t>
      </w:r>
    </w:p>
    <w:p w:rsidR="00A75D25" w:rsidRDefault="00FE4DC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91100" cy="2105025"/>
            <wp:effectExtent l="0" t="0" r="0" b="0"/>
            <wp:docPr id="8" name="图片 8" descr="E:\QQ音乐缓存\2453443097\Image\C2C\}}8BSG}K]7`S0PPA4V%GQ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:\QQ音乐缓存\2453443097\Image\C2C\}}8BSG}K]7`S0PPA4V%GQD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100" r="945" b="-2033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D25" w:rsidDel="00A4790D" w:rsidRDefault="00FE4DC1">
      <w:pPr>
        <w:pStyle w:val="a5"/>
        <w:jc w:val="center"/>
        <w:rPr>
          <w:del w:id="3" w:author="lenovo" w:date="2018-04-13T13:40:00Z"/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 w:hint="eastAsia"/>
          <w:sz w:val="18"/>
          <w:szCs w:val="18"/>
        </w:rPr>
        <w:t>图6-</w:t>
      </w:r>
      <w:r>
        <w:rPr>
          <w:rFonts w:asciiTheme="minorEastAsia" w:hAnsiTheme="minorEastAsia"/>
          <w:sz w:val="18"/>
          <w:szCs w:val="18"/>
        </w:rPr>
        <w:fldChar w:fldCharType="begin"/>
      </w:r>
      <w:r>
        <w:rPr>
          <w:rFonts w:asciiTheme="minorEastAsia" w:eastAsiaTheme="minorEastAsia" w:hAnsiTheme="minorEastAsia"/>
          <w:sz w:val="18"/>
          <w:szCs w:val="18"/>
        </w:rPr>
        <w:instrText xml:space="preserve"> </w:instrText>
      </w:r>
      <w:r>
        <w:rPr>
          <w:rFonts w:asciiTheme="minorEastAsia" w:eastAsiaTheme="minorEastAsia" w:hAnsiTheme="minorEastAsia" w:hint="eastAsia"/>
          <w:sz w:val="18"/>
          <w:szCs w:val="18"/>
        </w:rPr>
        <w:instrText>SEQ 图6- \* ARABIC</w:instrText>
      </w:r>
      <w:r>
        <w:rPr>
          <w:rFonts w:asciiTheme="minorEastAsia" w:eastAsiaTheme="minorEastAsia" w:hAnsiTheme="minorEastAsia"/>
          <w:sz w:val="18"/>
          <w:szCs w:val="18"/>
        </w:rPr>
        <w:instrText xml:space="preserve"> </w:instrText>
      </w:r>
      <w:r>
        <w:rPr>
          <w:rFonts w:asciiTheme="minorEastAsia" w:hAnsiTheme="minorEastAsia"/>
          <w:sz w:val="18"/>
          <w:szCs w:val="18"/>
        </w:rPr>
        <w:fldChar w:fldCharType="separate"/>
      </w:r>
      <w:r>
        <w:rPr>
          <w:rFonts w:asciiTheme="minorEastAsia" w:eastAsiaTheme="minorEastAsia" w:hAnsiTheme="minorEastAsia"/>
          <w:sz w:val="18"/>
          <w:szCs w:val="18"/>
        </w:rPr>
        <w:t>1</w:t>
      </w:r>
      <w:r>
        <w:rPr>
          <w:rFonts w:asciiTheme="minorEastAsia" w:hAnsiTheme="minorEastAsia"/>
          <w:sz w:val="18"/>
          <w:szCs w:val="18"/>
        </w:rPr>
        <w:fldChar w:fldCharType="end"/>
      </w:r>
      <w:r>
        <w:rPr>
          <w:rFonts w:asciiTheme="minorEastAsia" w:eastAsiaTheme="minorEastAsia" w:hAnsiTheme="minorEastAsia"/>
          <w:sz w:val="18"/>
          <w:szCs w:val="18"/>
        </w:rPr>
        <w:t xml:space="preserve"> 售后服务模型</w:t>
      </w:r>
    </w:p>
    <w:p w:rsidR="00A75D25" w:rsidRDefault="00A75D25" w:rsidP="00A4790D">
      <w:pPr>
        <w:pStyle w:val="a5"/>
        <w:jc w:val="center"/>
      </w:pPr>
    </w:p>
    <w:p w:rsidR="00A75D25" w:rsidRDefault="00FE4DC1">
      <w:pPr>
        <w:pStyle w:val="1"/>
        <w:spacing w:before="240"/>
        <w:rPr>
          <w:sz w:val="32"/>
          <w:szCs w:val="32"/>
        </w:rPr>
      </w:pPr>
      <w:r>
        <w:rPr>
          <w:rFonts w:hint="eastAsia"/>
          <w:sz w:val="32"/>
          <w:szCs w:val="32"/>
        </w:rPr>
        <w:t>项目亮点</w:t>
      </w:r>
    </w:p>
    <w:p w:rsidR="00A75D25" w:rsidRDefault="00FE4DC1" w:rsidP="0026133B">
      <w:pPr>
        <w:pStyle w:val="2"/>
        <w:spacing w:before="240"/>
      </w:pPr>
      <w:r>
        <w:rPr>
          <w:rFonts w:hint="eastAsia"/>
          <w:sz w:val="28"/>
          <w:szCs w:val="28"/>
        </w:rPr>
        <w:t>功能亮点</w:t>
      </w:r>
    </w:p>
    <w:p w:rsidR="00A75D25" w:rsidRDefault="00FE4DC1">
      <w:pPr>
        <w:pStyle w:val="2"/>
        <w:spacing w:before="240"/>
        <w:rPr>
          <w:sz w:val="28"/>
          <w:szCs w:val="28"/>
        </w:rPr>
      </w:pPr>
      <w:r>
        <w:rPr>
          <w:rFonts w:hint="eastAsia"/>
          <w:sz w:val="28"/>
          <w:szCs w:val="28"/>
        </w:rPr>
        <w:t>技术亮点</w:t>
      </w:r>
    </w:p>
    <w:p w:rsidR="00A75D25" w:rsidRDefault="00FE4DC1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本团队在项目开发过程中，技术方面不断创新。具体概括为以下几点：</w:t>
      </w:r>
    </w:p>
    <w:p w:rsidR="00A75D25" w:rsidRDefault="0026133B" w:rsidP="0026133B">
      <w:pPr>
        <w:pStyle w:val="6"/>
        <w:ind w:firstLine="560"/>
        <w:rPr>
          <w:rFonts w:hint="eastAsia"/>
        </w:rPr>
      </w:pPr>
      <w:r>
        <w:rPr>
          <w:rFonts w:hint="eastAsia"/>
        </w:rPr>
        <w:t>采用了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机器学习算法</w:t>
      </w:r>
    </w:p>
    <w:p w:rsidR="0026133B" w:rsidRDefault="00E11BAA" w:rsidP="0026133B">
      <w:pPr>
        <w:pStyle w:val="6"/>
        <w:ind w:firstLine="560"/>
      </w:pPr>
      <w:r>
        <w:rPr>
          <w:rFonts w:hint="eastAsia"/>
        </w:rPr>
        <w:t>对于图像预处理进行了很好的处理</w:t>
      </w:r>
      <w:bookmarkStart w:id="4" w:name="_GoBack"/>
      <w:bookmarkEnd w:id="4"/>
    </w:p>
    <w:sectPr w:rsidR="0026133B">
      <w:headerReference w:type="default" r:id="rId12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7B61" w:rsidRDefault="00DD7B61">
      <w:r>
        <w:separator/>
      </w:r>
    </w:p>
  </w:endnote>
  <w:endnote w:type="continuationSeparator" w:id="0">
    <w:p w:rsidR="00DD7B61" w:rsidRDefault="00DD7B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7B61" w:rsidRDefault="00DD7B61">
      <w:r>
        <w:separator/>
      </w:r>
    </w:p>
  </w:footnote>
  <w:footnote w:type="continuationSeparator" w:id="0">
    <w:p w:rsidR="00DD7B61" w:rsidRDefault="00DD7B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5D25" w:rsidRDefault="00FE4DC1">
    <w:pPr>
      <w:pStyle w:val="a9"/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>众包同城跑腿配送服务平台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A86E5B"/>
    <w:multiLevelType w:val="multilevel"/>
    <w:tmpl w:val="0BA86E5B"/>
    <w:lvl w:ilvl="0">
      <w:start w:val="1"/>
      <w:numFmt w:val="decimal"/>
      <w:lvlText w:val="(%1)"/>
      <w:lvlJc w:val="left"/>
      <w:pPr>
        <w:ind w:left="846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>
      <w:start w:val="1"/>
      <w:numFmt w:val="lowerRoman"/>
      <w:lvlText w:val="%3."/>
      <w:lvlJc w:val="right"/>
      <w:pPr>
        <w:ind w:left="1686" w:hanging="420"/>
      </w:pPr>
    </w:lvl>
    <w:lvl w:ilvl="3">
      <w:start w:val="1"/>
      <w:numFmt w:val="decimal"/>
      <w:lvlText w:val="%4."/>
      <w:lvlJc w:val="left"/>
      <w:pPr>
        <w:ind w:left="2106" w:hanging="420"/>
      </w:pPr>
    </w:lvl>
    <w:lvl w:ilvl="4">
      <w:start w:val="1"/>
      <w:numFmt w:val="lowerLetter"/>
      <w:lvlText w:val="%5)"/>
      <w:lvlJc w:val="left"/>
      <w:pPr>
        <w:ind w:left="2526" w:hanging="420"/>
      </w:pPr>
    </w:lvl>
    <w:lvl w:ilvl="5">
      <w:start w:val="1"/>
      <w:numFmt w:val="lowerRoman"/>
      <w:lvlText w:val="%6."/>
      <w:lvlJc w:val="right"/>
      <w:pPr>
        <w:ind w:left="2946" w:hanging="420"/>
      </w:pPr>
    </w:lvl>
    <w:lvl w:ilvl="6">
      <w:start w:val="1"/>
      <w:numFmt w:val="decimal"/>
      <w:lvlText w:val="%7."/>
      <w:lvlJc w:val="left"/>
      <w:pPr>
        <w:ind w:left="3366" w:hanging="420"/>
      </w:pPr>
    </w:lvl>
    <w:lvl w:ilvl="7">
      <w:start w:val="1"/>
      <w:numFmt w:val="lowerLetter"/>
      <w:lvlText w:val="%8)"/>
      <w:lvlJc w:val="left"/>
      <w:pPr>
        <w:ind w:left="3786" w:hanging="420"/>
      </w:pPr>
    </w:lvl>
    <w:lvl w:ilvl="8">
      <w:start w:val="1"/>
      <w:numFmt w:val="lowerRoman"/>
      <w:lvlText w:val="%9."/>
      <w:lvlJc w:val="right"/>
      <w:pPr>
        <w:ind w:left="4206" w:hanging="420"/>
      </w:pPr>
    </w:lvl>
  </w:abstractNum>
  <w:abstractNum w:abstractNumId="1">
    <w:nsid w:val="14B8110A"/>
    <w:multiLevelType w:val="multilevel"/>
    <w:tmpl w:val="14B8110A"/>
    <w:lvl w:ilvl="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313163DB"/>
    <w:multiLevelType w:val="multilevel"/>
    <w:tmpl w:val="313163DB"/>
    <w:lvl w:ilvl="0">
      <w:start w:val="1"/>
      <w:numFmt w:val="decimal"/>
      <w:lvlText w:val="(%1)"/>
      <w:lvlJc w:val="left"/>
      <w:pPr>
        <w:ind w:left="78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39535D6F"/>
    <w:multiLevelType w:val="hybridMultilevel"/>
    <w:tmpl w:val="6EFADEC6"/>
    <w:lvl w:ilvl="0" w:tplc="4CE2E68E">
      <w:start w:val="1"/>
      <w:numFmt w:val="bullet"/>
      <w:pStyle w:val="6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3E1B4D8C"/>
    <w:multiLevelType w:val="multilevel"/>
    <w:tmpl w:val="3E1B4D8C"/>
    <w:lvl w:ilvl="0">
      <w:start w:val="1"/>
      <w:numFmt w:val="decimal"/>
      <w:lvlText w:val="（%1）"/>
      <w:lvlJc w:val="left"/>
      <w:pPr>
        <w:ind w:left="567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lowerRoman"/>
      <w:lvlText w:val="%9."/>
      <w:lvlJc w:val="right"/>
      <w:pPr>
        <w:ind w:left="4347" w:hanging="420"/>
      </w:pPr>
    </w:lvl>
  </w:abstractNum>
  <w:abstractNum w:abstractNumId="5">
    <w:nsid w:val="4EBD5E90"/>
    <w:multiLevelType w:val="multilevel"/>
    <w:tmpl w:val="4EBD5E90"/>
    <w:lvl w:ilvl="0">
      <w:start w:val="1"/>
      <w:numFmt w:val="bullet"/>
      <w:lvlText w:val=""/>
      <w:lvlJc w:val="left"/>
      <w:pPr>
        <w:ind w:left="112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58BD6DB0"/>
    <w:multiLevelType w:val="multilevel"/>
    <w:tmpl w:val="58BD6DB0"/>
    <w:lvl w:ilvl="0">
      <w:start w:val="1"/>
      <w:numFmt w:val="decimal"/>
      <w:pStyle w:val="1"/>
      <w:lvlText w:val="%1"/>
      <w:lvlJc w:val="left"/>
      <w:pPr>
        <w:tabs>
          <w:tab w:val="left" w:pos="369"/>
        </w:tabs>
        <w:ind w:left="370" w:hanging="42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426" w:hanging="426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276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67317F38"/>
    <w:multiLevelType w:val="multilevel"/>
    <w:tmpl w:val="67317F38"/>
    <w:lvl w:ilvl="0">
      <w:start w:val="1"/>
      <w:numFmt w:val="bullet"/>
      <w:lvlText w:val=""/>
      <w:lvlJc w:val="left"/>
      <w:pPr>
        <w:ind w:left="562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8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02" w:hanging="420"/>
      </w:pPr>
      <w:rPr>
        <w:rFonts w:ascii="Wingdings" w:hAnsi="Wingdings" w:hint="default"/>
      </w:rPr>
    </w:lvl>
    <w:lvl w:ilvl="3">
      <w:start w:val="1"/>
      <w:numFmt w:val="bullet"/>
      <w:lvlText w:val=""/>
      <w:lvlJc w:val="left"/>
      <w:pPr>
        <w:ind w:left="182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4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6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0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22" w:hanging="420"/>
      </w:pPr>
      <w:rPr>
        <w:rFonts w:ascii="Wingdings" w:hAnsi="Wingdings" w:hint="default"/>
      </w:rPr>
    </w:lvl>
  </w:abstractNum>
  <w:abstractNum w:abstractNumId="8">
    <w:nsid w:val="70E96D05"/>
    <w:multiLevelType w:val="multilevel"/>
    <w:tmpl w:val="70E96D05"/>
    <w:lvl w:ilvl="0">
      <w:start w:val="1"/>
      <w:numFmt w:val="decimal"/>
      <w:lvlText w:val="（%1）"/>
      <w:lvlJc w:val="left"/>
      <w:pPr>
        <w:ind w:left="1146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>
      <w:start w:val="1"/>
      <w:numFmt w:val="lowerRoman"/>
      <w:lvlText w:val="%3."/>
      <w:lvlJc w:val="right"/>
      <w:pPr>
        <w:ind w:left="1686" w:hanging="420"/>
      </w:pPr>
    </w:lvl>
    <w:lvl w:ilvl="3">
      <w:start w:val="1"/>
      <w:numFmt w:val="decimal"/>
      <w:lvlText w:val="%4."/>
      <w:lvlJc w:val="left"/>
      <w:pPr>
        <w:ind w:left="2106" w:hanging="420"/>
      </w:pPr>
    </w:lvl>
    <w:lvl w:ilvl="4">
      <w:start w:val="1"/>
      <w:numFmt w:val="lowerLetter"/>
      <w:lvlText w:val="%5)"/>
      <w:lvlJc w:val="left"/>
      <w:pPr>
        <w:ind w:left="2526" w:hanging="420"/>
      </w:pPr>
    </w:lvl>
    <w:lvl w:ilvl="5">
      <w:start w:val="1"/>
      <w:numFmt w:val="lowerRoman"/>
      <w:lvlText w:val="%6."/>
      <w:lvlJc w:val="right"/>
      <w:pPr>
        <w:ind w:left="2946" w:hanging="420"/>
      </w:pPr>
    </w:lvl>
    <w:lvl w:ilvl="6">
      <w:start w:val="1"/>
      <w:numFmt w:val="decimal"/>
      <w:lvlText w:val="%7."/>
      <w:lvlJc w:val="left"/>
      <w:pPr>
        <w:ind w:left="3366" w:hanging="420"/>
      </w:pPr>
    </w:lvl>
    <w:lvl w:ilvl="7">
      <w:start w:val="1"/>
      <w:numFmt w:val="lowerLetter"/>
      <w:lvlText w:val="%8)"/>
      <w:lvlJc w:val="left"/>
      <w:pPr>
        <w:ind w:left="3786" w:hanging="420"/>
      </w:pPr>
    </w:lvl>
    <w:lvl w:ilvl="8">
      <w:start w:val="1"/>
      <w:numFmt w:val="lowerRoman"/>
      <w:lvlText w:val="%9."/>
      <w:lvlJc w:val="right"/>
      <w:pPr>
        <w:ind w:left="4206" w:hanging="420"/>
      </w:pPr>
    </w:lvl>
  </w:abstractNum>
  <w:abstractNum w:abstractNumId="9">
    <w:nsid w:val="7AC47ABF"/>
    <w:multiLevelType w:val="multilevel"/>
    <w:tmpl w:val="7AC47ABF"/>
    <w:lvl w:ilvl="0">
      <w:start w:val="1"/>
      <w:numFmt w:val="decimalEnclosedCircle"/>
      <w:lvlText w:val="%1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9" w:hanging="420"/>
      </w:pPr>
    </w:lvl>
    <w:lvl w:ilvl="2">
      <w:start w:val="1"/>
      <w:numFmt w:val="lowerRoman"/>
      <w:lvlText w:val="%3."/>
      <w:lvlJc w:val="right"/>
      <w:pPr>
        <w:ind w:left="589" w:hanging="420"/>
      </w:pPr>
    </w:lvl>
    <w:lvl w:ilvl="3">
      <w:start w:val="1"/>
      <w:numFmt w:val="decimal"/>
      <w:lvlText w:val="%4."/>
      <w:lvlJc w:val="left"/>
      <w:pPr>
        <w:ind w:left="1009" w:hanging="420"/>
      </w:pPr>
    </w:lvl>
    <w:lvl w:ilvl="4">
      <w:start w:val="1"/>
      <w:numFmt w:val="lowerLetter"/>
      <w:lvlText w:val="%5)"/>
      <w:lvlJc w:val="left"/>
      <w:pPr>
        <w:ind w:left="1429" w:hanging="420"/>
      </w:pPr>
    </w:lvl>
    <w:lvl w:ilvl="5">
      <w:start w:val="1"/>
      <w:numFmt w:val="lowerRoman"/>
      <w:lvlText w:val="%6."/>
      <w:lvlJc w:val="right"/>
      <w:pPr>
        <w:ind w:left="1849" w:hanging="420"/>
      </w:pPr>
    </w:lvl>
    <w:lvl w:ilvl="6">
      <w:start w:val="1"/>
      <w:numFmt w:val="decimal"/>
      <w:lvlText w:val="%7."/>
      <w:lvlJc w:val="left"/>
      <w:pPr>
        <w:ind w:left="2269" w:hanging="420"/>
      </w:pPr>
    </w:lvl>
    <w:lvl w:ilvl="7">
      <w:start w:val="1"/>
      <w:numFmt w:val="lowerLetter"/>
      <w:lvlText w:val="%8)"/>
      <w:lvlJc w:val="left"/>
      <w:pPr>
        <w:ind w:left="2689" w:hanging="420"/>
      </w:pPr>
    </w:lvl>
    <w:lvl w:ilvl="8">
      <w:start w:val="1"/>
      <w:numFmt w:val="lowerRoman"/>
      <w:lvlText w:val="%9."/>
      <w:lvlJc w:val="right"/>
      <w:pPr>
        <w:ind w:left="3109" w:hanging="420"/>
      </w:p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4"/>
  </w:num>
  <w:num w:numId="5">
    <w:abstractNumId w:val="2"/>
  </w:num>
  <w:num w:numId="6">
    <w:abstractNumId w:val="1"/>
  </w:num>
  <w:num w:numId="7">
    <w:abstractNumId w:val="8"/>
  </w:num>
  <w:num w:numId="8">
    <w:abstractNumId w:val="0"/>
  </w:num>
  <w:num w:numId="9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enovo">
    <w15:presenceInfo w15:providerId="None" w15:userId="lenov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66A2"/>
    <w:rsid w:val="000061A4"/>
    <w:rsid w:val="00080B90"/>
    <w:rsid w:val="00092E6C"/>
    <w:rsid w:val="000A0969"/>
    <w:rsid w:val="000C1F77"/>
    <w:rsid w:val="000C6D5B"/>
    <w:rsid w:val="000D3B12"/>
    <w:rsid w:val="000D76C5"/>
    <w:rsid w:val="001007B3"/>
    <w:rsid w:val="00103E70"/>
    <w:rsid w:val="001043C3"/>
    <w:rsid w:val="0011261C"/>
    <w:rsid w:val="00116E40"/>
    <w:rsid w:val="001241DE"/>
    <w:rsid w:val="00127011"/>
    <w:rsid w:val="00144E32"/>
    <w:rsid w:val="0015391A"/>
    <w:rsid w:val="00154AEE"/>
    <w:rsid w:val="00174603"/>
    <w:rsid w:val="001920B0"/>
    <w:rsid w:val="001A2DC2"/>
    <w:rsid w:val="001A480D"/>
    <w:rsid w:val="001C13FA"/>
    <w:rsid w:val="0021620E"/>
    <w:rsid w:val="00225BF1"/>
    <w:rsid w:val="0023188F"/>
    <w:rsid w:val="0026133B"/>
    <w:rsid w:val="0026714D"/>
    <w:rsid w:val="00274BD6"/>
    <w:rsid w:val="002765F0"/>
    <w:rsid w:val="00281B24"/>
    <w:rsid w:val="0029121C"/>
    <w:rsid w:val="00294325"/>
    <w:rsid w:val="002D0CB5"/>
    <w:rsid w:val="002D536D"/>
    <w:rsid w:val="002E7390"/>
    <w:rsid w:val="00313FD3"/>
    <w:rsid w:val="00321FDD"/>
    <w:rsid w:val="00344DEC"/>
    <w:rsid w:val="0035645A"/>
    <w:rsid w:val="0035767A"/>
    <w:rsid w:val="00366117"/>
    <w:rsid w:val="00371C0A"/>
    <w:rsid w:val="00374C69"/>
    <w:rsid w:val="003C0010"/>
    <w:rsid w:val="003C1BD2"/>
    <w:rsid w:val="003E7A4D"/>
    <w:rsid w:val="003F1DFD"/>
    <w:rsid w:val="0040293D"/>
    <w:rsid w:val="00407D61"/>
    <w:rsid w:val="004402CF"/>
    <w:rsid w:val="00445BBA"/>
    <w:rsid w:val="00452947"/>
    <w:rsid w:val="00461AC2"/>
    <w:rsid w:val="0046342C"/>
    <w:rsid w:val="00466027"/>
    <w:rsid w:val="00470F6D"/>
    <w:rsid w:val="00473156"/>
    <w:rsid w:val="004761A7"/>
    <w:rsid w:val="004B7EE0"/>
    <w:rsid w:val="004D652F"/>
    <w:rsid w:val="00510041"/>
    <w:rsid w:val="0051350E"/>
    <w:rsid w:val="00517BE5"/>
    <w:rsid w:val="0052265D"/>
    <w:rsid w:val="0053250B"/>
    <w:rsid w:val="0054022B"/>
    <w:rsid w:val="005457F5"/>
    <w:rsid w:val="00547E4F"/>
    <w:rsid w:val="00597B8E"/>
    <w:rsid w:val="005A2A97"/>
    <w:rsid w:val="005C5102"/>
    <w:rsid w:val="005C5582"/>
    <w:rsid w:val="005F73A5"/>
    <w:rsid w:val="006075A1"/>
    <w:rsid w:val="00614F88"/>
    <w:rsid w:val="0061583E"/>
    <w:rsid w:val="00615C35"/>
    <w:rsid w:val="00634C98"/>
    <w:rsid w:val="006409B1"/>
    <w:rsid w:val="00641AD1"/>
    <w:rsid w:val="00694D5E"/>
    <w:rsid w:val="00696E17"/>
    <w:rsid w:val="006D7C29"/>
    <w:rsid w:val="006E373D"/>
    <w:rsid w:val="006F0314"/>
    <w:rsid w:val="00706284"/>
    <w:rsid w:val="00714895"/>
    <w:rsid w:val="00730395"/>
    <w:rsid w:val="00740445"/>
    <w:rsid w:val="00745BF5"/>
    <w:rsid w:val="00751544"/>
    <w:rsid w:val="00753F70"/>
    <w:rsid w:val="0076163E"/>
    <w:rsid w:val="0077067C"/>
    <w:rsid w:val="00775AB8"/>
    <w:rsid w:val="00782A7C"/>
    <w:rsid w:val="007A0AD6"/>
    <w:rsid w:val="007C462F"/>
    <w:rsid w:val="007F5364"/>
    <w:rsid w:val="00802F47"/>
    <w:rsid w:val="00806CD8"/>
    <w:rsid w:val="00830A92"/>
    <w:rsid w:val="00843DEB"/>
    <w:rsid w:val="00864A81"/>
    <w:rsid w:val="00873B94"/>
    <w:rsid w:val="008906E6"/>
    <w:rsid w:val="008944F4"/>
    <w:rsid w:val="008B3AF1"/>
    <w:rsid w:val="0090491C"/>
    <w:rsid w:val="00943D98"/>
    <w:rsid w:val="00965891"/>
    <w:rsid w:val="00975B97"/>
    <w:rsid w:val="009763CB"/>
    <w:rsid w:val="009773F6"/>
    <w:rsid w:val="009E7A0D"/>
    <w:rsid w:val="009F48E4"/>
    <w:rsid w:val="00A02A41"/>
    <w:rsid w:val="00A12500"/>
    <w:rsid w:val="00A13550"/>
    <w:rsid w:val="00A15E21"/>
    <w:rsid w:val="00A2177E"/>
    <w:rsid w:val="00A33476"/>
    <w:rsid w:val="00A40DFA"/>
    <w:rsid w:val="00A4790D"/>
    <w:rsid w:val="00A635DA"/>
    <w:rsid w:val="00A63794"/>
    <w:rsid w:val="00A74508"/>
    <w:rsid w:val="00A75D25"/>
    <w:rsid w:val="00A76675"/>
    <w:rsid w:val="00A769D7"/>
    <w:rsid w:val="00A80BD0"/>
    <w:rsid w:val="00A81AF3"/>
    <w:rsid w:val="00A94111"/>
    <w:rsid w:val="00A9496E"/>
    <w:rsid w:val="00AB3644"/>
    <w:rsid w:val="00AE3CA4"/>
    <w:rsid w:val="00B02086"/>
    <w:rsid w:val="00B0420C"/>
    <w:rsid w:val="00B104D1"/>
    <w:rsid w:val="00B54970"/>
    <w:rsid w:val="00B55290"/>
    <w:rsid w:val="00B95E64"/>
    <w:rsid w:val="00BB07A8"/>
    <w:rsid w:val="00BB598A"/>
    <w:rsid w:val="00BB7E40"/>
    <w:rsid w:val="00BE00EC"/>
    <w:rsid w:val="00BF1B96"/>
    <w:rsid w:val="00C04DBA"/>
    <w:rsid w:val="00C10BAC"/>
    <w:rsid w:val="00C44133"/>
    <w:rsid w:val="00C552E2"/>
    <w:rsid w:val="00C7295B"/>
    <w:rsid w:val="00C806BA"/>
    <w:rsid w:val="00C91A9A"/>
    <w:rsid w:val="00CB2E8E"/>
    <w:rsid w:val="00CB66A2"/>
    <w:rsid w:val="00D0498D"/>
    <w:rsid w:val="00D04E46"/>
    <w:rsid w:val="00D46DB8"/>
    <w:rsid w:val="00D542FA"/>
    <w:rsid w:val="00D760B9"/>
    <w:rsid w:val="00D9129C"/>
    <w:rsid w:val="00DA39C7"/>
    <w:rsid w:val="00DD7B61"/>
    <w:rsid w:val="00E11BAA"/>
    <w:rsid w:val="00E21AA7"/>
    <w:rsid w:val="00E45D2D"/>
    <w:rsid w:val="00E66BB6"/>
    <w:rsid w:val="00E679FC"/>
    <w:rsid w:val="00E9508E"/>
    <w:rsid w:val="00EA0821"/>
    <w:rsid w:val="00F00453"/>
    <w:rsid w:val="00F1767C"/>
    <w:rsid w:val="00F63FFC"/>
    <w:rsid w:val="00F7681B"/>
    <w:rsid w:val="00F968F7"/>
    <w:rsid w:val="00FA09E4"/>
    <w:rsid w:val="00FC23D1"/>
    <w:rsid w:val="00FC2A55"/>
    <w:rsid w:val="00FE2E45"/>
    <w:rsid w:val="00FE4DC1"/>
    <w:rsid w:val="00FF456F"/>
    <w:rsid w:val="70897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semiHidden="0" w:unhideWhenUsed="0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Date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widowControl/>
      <w:numPr>
        <w:numId w:val="1"/>
      </w:numPr>
      <w:spacing w:after="200"/>
      <w:outlineLvl w:val="0"/>
    </w:pPr>
    <w:rPr>
      <w:rFonts w:ascii="宋体" w:eastAsia="宋体" w:hAnsi="宋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widowControl/>
      <w:numPr>
        <w:ilvl w:val="1"/>
        <w:numId w:val="1"/>
      </w:numPr>
      <w:tabs>
        <w:tab w:val="left" w:pos="369"/>
      </w:tabs>
      <w:spacing w:after="200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widowControl/>
      <w:numPr>
        <w:ilvl w:val="2"/>
        <w:numId w:val="1"/>
      </w:numPr>
      <w:tabs>
        <w:tab w:val="left" w:pos="369"/>
      </w:tabs>
      <w:spacing w:after="200"/>
      <w:ind w:left="454" w:firstLine="0"/>
      <w:outlineLvl w:val="2"/>
    </w:pPr>
    <w:rPr>
      <w:rFonts w:ascii="宋体" w:eastAsia="宋体" w:hAnsi="宋体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semiHidden/>
    <w:unhideWhenUsed/>
    <w:rPr>
      <w:b/>
      <w:bCs/>
    </w:rPr>
  </w:style>
  <w:style w:type="paragraph" w:styleId="a4">
    <w:name w:val="annotation text"/>
    <w:basedOn w:val="a"/>
    <w:link w:val="Char0"/>
    <w:uiPriority w:val="99"/>
    <w:semiHidden/>
    <w:unhideWhenUsed/>
    <w:pPr>
      <w:jc w:val="left"/>
    </w:pPr>
  </w:style>
  <w:style w:type="paragraph" w:styleId="a5">
    <w:name w:val="caption"/>
    <w:basedOn w:val="a"/>
    <w:next w:val="a"/>
    <w:link w:val="Char1"/>
    <w:uiPriority w:val="99"/>
    <w:qFormat/>
    <w:pPr>
      <w:widowControl/>
      <w:jc w:val="left"/>
    </w:pPr>
    <w:rPr>
      <w:rFonts w:ascii="Cambria" w:eastAsia="黑体" w:hAnsi="Cambria"/>
    </w:rPr>
  </w:style>
  <w:style w:type="paragraph" w:styleId="a6">
    <w:name w:val="Date"/>
    <w:basedOn w:val="a"/>
    <w:next w:val="a"/>
    <w:link w:val="Char2"/>
    <w:uiPriority w:val="99"/>
    <w:semiHidden/>
    <w:unhideWhenUsed/>
    <w:qFormat/>
    <w:pPr>
      <w:ind w:leftChars="2500" w:left="100"/>
    </w:pPr>
  </w:style>
  <w:style w:type="paragraph" w:styleId="a7">
    <w:name w:val="Balloon Text"/>
    <w:basedOn w:val="a"/>
    <w:link w:val="Char3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Char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Char5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Char5">
    <w:name w:val="页眉 Char"/>
    <w:basedOn w:val="a0"/>
    <w:link w:val="a9"/>
    <w:uiPriority w:val="99"/>
    <w:qFormat/>
    <w:rPr>
      <w:sz w:val="18"/>
      <w:szCs w:val="18"/>
    </w:rPr>
  </w:style>
  <w:style w:type="character" w:customStyle="1" w:styleId="Char4">
    <w:name w:val="页脚 Char"/>
    <w:basedOn w:val="a0"/>
    <w:link w:val="a8"/>
    <w:uiPriority w:val="99"/>
    <w:qFormat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paragraph" w:customStyle="1" w:styleId="10">
    <w:name w:val="列出段落1"/>
    <w:basedOn w:val="a"/>
    <w:uiPriority w:val="34"/>
    <w:qFormat/>
    <w:pPr>
      <w:widowControl/>
      <w:ind w:firstLine="420"/>
      <w:jc w:val="left"/>
    </w:pPr>
    <w:rPr>
      <w:rFonts w:ascii="Times New Roman" w:eastAsia="宋体" w:hAnsi="Times New Roman" w:cs="Times New Roman"/>
    </w:rPr>
  </w:style>
  <w:style w:type="character" w:customStyle="1" w:styleId="Char3">
    <w:name w:val="批注框文本 Char"/>
    <w:basedOn w:val="a0"/>
    <w:link w:val="a7"/>
    <w:uiPriority w:val="99"/>
    <w:semiHidden/>
    <w:qFormat/>
    <w:rPr>
      <w:sz w:val="18"/>
      <w:szCs w:val="18"/>
    </w:rPr>
  </w:style>
  <w:style w:type="character" w:customStyle="1" w:styleId="Char2">
    <w:name w:val="日期 Char"/>
    <w:basedOn w:val="a0"/>
    <w:link w:val="a6"/>
    <w:uiPriority w:val="99"/>
    <w:semiHidden/>
    <w:qFormat/>
  </w:style>
  <w:style w:type="character" w:customStyle="1" w:styleId="1Char">
    <w:name w:val="标题 1 Char"/>
    <w:basedOn w:val="a0"/>
    <w:link w:val="1"/>
    <w:uiPriority w:val="9"/>
    <w:qFormat/>
    <w:rPr>
      <w:rFonts w:ascii="宋体" w:eastAsia="宋体" w:hAnsi="宋体"/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ascii="宋体" w:eastAsia="宋体" w:hAnsi="宋体"/>
      <w:b/>
      <w:bCs/>
      <w:sz w:val="30"/>
      <w:szCs w:val="32"/>
    </w:rPr>
  </w:style>
  <w:style w:type="paragraph" w:customStyle="1" w:styleId="ac">
    <w:name w:val="图片"/>
    <w:basedOn w:val="a"/>
    <w:link w:val="ad"/>
    <w:qFormat/>
    <w:pPr>
      <w:spacing w:after="36"/>
      <w:jc w:val="center"/>
    </w:pPr>
    <w:rPr>
      <w:rFonts w:ascii="宋体" w:eastAsia="宋体" w:hAnsi="宋体"/>
      <w:sz w:val="24"/>
      <w:szCs w:val="21"/>
    </w:rPr>
  </w:style>
  <w:style w:type="character" w:customStyle="1" w:styleId="ad">
    <w:name w:val="图片 字符"/>
    <w:basedOn w:val="a0"/>
    <w:link w:val="ac"/>
    <w:qFormat/>
    <w:rPr>
      <w:rFonts w:ascii="宋体" w:eastAsia="宋体" w:hAnsi="宋体"/>
      <w:sz w:val="24"/>
      <w:szCs w:val="21"/>
    </w:rPr>
  </w:style>
  <w:style w:type="character" w:customStyle="1" w:styleId="Char1">
    <w:name w:val="题注 Char"/>
    <w:link w:val="a5"/>
    <w:uiPriority w:val="99"/>
    <w:qFormat/>
    <w:rPr>
      <w:rFonts w:ascii="Cambria" w:eastAsia="黑体" w:hAnsi="Cambria"/>
    </w:rPr>
  </w:style>
  <w:style w:type="paragraph" w:customStyle="1" w:styleId="6">
    <w:name w:val="列出段落6"/>
    <w:basedOn w:val="a"/>
    <w:uiPriority w:val="34"/>
    <w:unhideWhenUsed/>
    <w:qFormat/>
    <w:rsid w:val="0021620E"/>
    <w:pPr>
      <w:numPr>
        <w:numId w:val="10"/>
      </w:numPr>
      <w:ind w:firstLineChars="200"/>
    </w:pPr>
    <w:rPr>
      <w:rFonts w:ascii="Calibri" w:eastAsia="宋体" w:hAnsi="Calibri" w:cs="Times New Roman"/>
      <w:sz w:val="28"/>
    </w:rPr>
  </w:style>
  <w:style w:type="paragraph" w:customStyle="1" w:styleId="5">
    <w:name w:val="列出段落5"/>
    <w:basedOn w:val="a"/>
    <w:uiPriority w:val="99"/>
    <w:unhideWhenUsed/>
    <w:qFormat/>
    <w:pPr>
      <w:ind w:firstLineChars="200" w:firstLine="420"/>
    </w:pPr>
    <w:rPr>
      <w:rFonts w:ascii="Calibri" w:eastAsia="宋体" w:hAnsi="Calibri" w:cs="Times New Roman"/>
    </w:rPr>
  </w:style>
  <w:style w:type="character" w:customStyle="1" w:styleId="Char0">
    <w:name w:val="批注文字 Char"/>
    <w:basedOn w:val="a0"/>
    <w:link w:val="a4"/>
    <w:uiPriority w:val="99"/>
    <w:semiHidden/>
  </w:style>
  <w:style w:type="character" w:customStyle="1" w:styleId="Char">
    <w:name w:val="批注主题 Char"/>
    <w:basedOn w:val="Char0"/>
    <w:link w:val="a3"/>
    <w:uiPriority w:val="99"/>
    <w:semiHidden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semiHidden="0" w:unhideWhenUsed="0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Date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widowControl/>
      <w:numPr>
        <w:numId w:val="1"/>
      </w:numPr>
      <w:spacing w:after="200"/>
      <w:outlineLvl w:val="0"/>
    </w:pPr>
    <w:rPr>
      <w:rFonts w:ascii="宋体" w:eastAsia="宋体" w:hAnsi="宋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widowControl/>
      <w:numPr>
        <w:ilvl w:val="1"/>
        <w:numId w:val="1"/>
      </w:numPr>
      <w:tabs>
        <w:tab w:val="left" w:pos="369"/>
      </w:tabs>
      <w:spacing w:after="200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widowControl/>
      <w:numPr>
        <w:ilvl w:val="2"/>
        <w:numId w:val="1"/>
      </w:numPr>
      <w:tabs>
        <w:tab w:val="left" w:pos="369"/>
      </w:tabs>
      <w:spacing w:after="200"/>
      <w:ind w:left="454" w:firstLine="0"/>
      <w:outlineLvl w:val="2"/>
    </w:pPr>
    <w:rPr>
      <w:rFonts w:ascii="宋体" w:eastAsia="宋体" w:hAnsi="宋体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semiHidden/>
    <w:unhideWhenUsed/>
    <w:rPr>
      <w:b/>
      <w:bCs/>
    </w:rPr>
  </w:style>
  <w:style w:type="paragraph" w:styleId="a4">
    <w:name w:val="annotation text"/>
    <w:basedOn w:val="a"/>
    <w:link w:val="Char0"/>
    <w:uiPriority w:val="99"/>
    <w:semiHidden/>
    <w:unhideWhenUsed/>
    <w:pPr>
      <w:jc w:val="left"/>
    </w:pPr>
  </w:style>
  <w:style w:type="paragraph" w:styleId="a5">
    <w:name w:val="caption"/>
    <w:basedOn w:val="a"/>
    <w:next w:val="a"/>
    <w:link w:val="Char1"/>
    <w:uiPriority w:val="99"/>
    <w:qFormat/>
    <w:pPr>
      <w:widowControl/>
      <w:jc w:val="left"/>
    </w:pPr>
    <w:rPr>
      <w:rFonts w:ascii="Cambria" w:eastAsia="黑体" w:hAnsi="Cambria"/>
    </w:rPr>
  </w:style>
  <w:style w:type="paragraph" w:styleId="a6">
    <w:name w:val="Date"/>
    <w:basedOn w:val="a"/>
    <w:next w:val="a"/>
    <w:link w:val="Char2"/>
    <w:uiPriority w:val="99"/>
    <w:semiHidden/>
    <w:unhideWhenUsed/>
    <w:qFormat/>
    <w:pPr>
      <w:ind w:leftChars="2500" w:left="100"/>
    </w:pPr>
  </w:style>
  <w:style w:type="paragraph" w:styleId="a7">
    <w:name w:val="Balloon Text"/>
    <w:basedOn w:val="a"/>
    <w:link w:val="Char3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Char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Char5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Char5">
    <w:name w:val="页眉 Char"/>
    <w:basedOn w:val="a0"/>
    <w:link w:val="a9"/>
    <w:uiPriority w:val="99"/>
    <w:qFormat/>
    <w:rPr>
      <w:sz w:val="18"/>
      <w:szCs w:val="18"/>
    </w:rPr>
  </w:style>
  <w:style w:type="character" w:customStyle="1" w:styleId="Char4">
    <w:name w:val="页脚 Char"/>
    <w:basedOn w:val="a0"/>
    <w:link w:val="a8"/>
    <w:uiPriority w:val="99"/>
    <w:qFormat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paragraph" w:customStyle="1" w:styleId="10">
    <w:name w:val="列出段落1"/>
    <w:basedOn w:val="a"/>
    <w:uiPriority w:val="34"/>
    <w:qFormat/>
    <w:pPr>
      <w:widowControl/>
      <w:ind w:firstLine="420"/>
      <w:jc w:val="left"/>
    </w:pPr>
    <w:rPr>
      <w:rFonts w:ascii="Times New Roman" w:eastAsia="宋体" w:hAnsi="Times New Roman" w:cs="Times New Roman"/>
    </w:rPr>
  </w:style>
  <w:style w:type="character" w:customStyle="1" w:styleId="Char3">
    <w:name w:val="批注框文本 Char"/>
    <w:basedOn w:val="a0"/>
    <w:link w:val="a7"/>
    <w:uiPriority w:val="99"/>
    <w:semiHidden/>
    <w:qFormat/>
    <w:rPr>
      <w:sz w:val="18"/>
      <w:szCs w:val="18"/>
    </w:rPr>
  </w:style>
  <w:style w:type="character" w:customStyle="1" w:styleId="Char2">
    <w:name w:val="日期 Char"/>
    <w:basedOn w:val="a0"/>
    <w:link w:val="a6"/>
    <w:uiPriority w:val="99"/>
    <w:semiHidden/>
    <w:qFormat/>
  </w:style>
  <w:style w:type="character" w:customStyle="1" w:styleId="1Char">
    <w:name w:val="标题 1 Char"/>
    <w:basedOn w:val="a0"/>
    <w:link w:val="1"/>
    <w:uiPriority w:val="9"/>
    <w:qFormat/>
    <w:rPr>
      <w:rFonts w:ascii="宋体" w:eastAsia="宋体" w:hAnsi="宋体"/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ascii="宋体" w:eastAsia="宋体" w:hAnsi="宋体"/>
      <w:b/>
      <w:bCs/>
      <w:sz w:val="30"/>
      <w:szCs w:val="32"/>
    </w:rPr>
  </w:style>
  <w:style w:type="paragraph" w:customStyle="1" w:styleId="ac">
    <w:name w:val="图片"/>
    <w:basedOn w:val="a"/>
    <w:link w:val="ad"/>
    <w:qFormat/>
    <w:pPr>
      <w:spacing w:after="36"/>
      <w:jc w:val="center"/>
    </w:pPr>
    <w:rPr>
      <w:rFonts w:ascii="宋体" w:eastAsia="宋体" w:hAnsi="宋体"/>
      <w:sz w:val="24"/>
      <w:szCs w:val="21"/>
    </w:rPr>
  </w:style>
  <w:style w:type="character" w:customStyle="1" w:styleId="ad">
    <w:name w:val="图片 字符"/>
    <w:basedOn w:val="a0"/>
    <w:link w:val="ac"/>
    <w:qFormat/>
    <w:rPr>
      <w:rFonts w:ascii="宋体" w:eastAsia="宋体" w:hAnsi="宋体"/>
      <w:sz w:val="24"/>
      <w:szCs w:val="21"/>
    </w:rPr>
  </w:style>
  <w:style w:type="character" w:customStyle="1" w:styleId="Char1">
    <w:name w:val="题注 Char"/>
    <w:link w:val="a5"/>
    <w:uiPriority w:val="99"/>
    <w:qFormat/>
    <w:rPr>
      <w:rFonts w:ascii="Cambria" w:eastAsia="黑体" w:hAnsi="Cambria"/>
    </w:rPr>
  </w:style>
  <w:style w:type="paragraph" w:customStyle="1" w:styleId="6">
    <w:name w:val="列出段落6"/>
    <w:basedOn w:val="a"/>
    <w:uiPriority w:val="34"/>
    <w:unhideWhenUsed/>
    <w:qFormat/>
    <w:rsid w:val="0021620E"/>
    <w:pPr>
      <w:numPr>
        <w:numId w:val="10"/>
      </w:numPr>
      <w:ind w:firstLineChars="200"/>
    </w:pPr>
    <w:rPr>
      <w:rFonts w:ascii="Calibri" w:eastAsia="宋体" w:hAnsi="Calibri" w:cs="Times New Roman"/>
      <w:sz w:val="28"/>
    </w:rPr>
  </w:style>
  <w:style w:type="paragraph" w:customStyle="1" w:styleId="5">
    <w:name w:val="列出段落5"/>
    <w:basedOn w:val="a"/>
    <w:uiPriority w:val="99"/>
    <w:unhideWhenUsed/>
    <w:qFormat/>
    <w:pPr>
      <w:ind w:firstLineChars="200" w:firstLine="420"/>
    </w:pPr>
    <w:rPr>
      <w:rFonts w:ascii="Calibri" w:eastAsia="宋体" w:hAnsi="Calibri" w:cs="Times New Roman"/>
    </w:rPr>
  </w:style>
  <w:style w:type="character" w:customStyle="1" w:styleId="Char0">
    <w:name w:val="批注文字 Char"/>
    <w:basedOn w:val="a0"/>
    <w:link w:val="a4"/>
    <w:uiPriority w:val="99"/>
    <w:semiHidden/>
  </w:style>
  <w:style w:type="character" w:customStyle="1" w:styleId="Char">
    <w:name w:val="批注主题 Char"/>
    <w:basedOn w:val="Char0"/>
    <w:link w:val="a3"/>
    <w:uiPriority w:val="99"/>
    <w:semiHidden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7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18" Type="http://schemas.microsoft.com/office/2011/relationships/people" Target="peop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0FBB53-E8C5-42B4-B145-F11B6AFAC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4</Pages>
  <Words>286</Words>
  <Characters>1636</Characters>
  <Application>Microsoft Office Word</Application>
  <DocSecurity>0</DocSecurity>
  <Lines>13</Lines>
  <Paragraphs>3</Paragraphs>
  <ScaleCrop>false</ScaleCrop>
  <Company>china</Company>
  <LinksUpToDate>false</LinksUpToDate>
  <CharactersWithSpaces>1919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china</dc:creator>
  <cp:lastModifiedBy>yuxueyong</cp:lastModifiedBy>
  <cp:revision>97</cp:revision>
  <dcterms:created xsi:type="dcterms:W3CDTF">2018-04-12T01:42:00Z</dcterms:created>
  <dcterms:modified xsi:type="dcterms:W3CDTF">2019-04-12T08:02:00Z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